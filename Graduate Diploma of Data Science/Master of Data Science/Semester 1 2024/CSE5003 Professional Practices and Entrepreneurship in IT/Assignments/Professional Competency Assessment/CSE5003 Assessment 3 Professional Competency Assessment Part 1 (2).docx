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EAC5BE" w14:textId="4078B048" w:rsidR="00E6024F" w:rsidRDefault="00E6024F" w:rsidP="00DF3E37">
      <w:pPr>
        <w:pStyle w:val="ListParagraph"/>
        <w:numPr>
          <w:ilvl w:val="0"/>
          <w:numId w:val="1"/>
        </w:numPr>
      </w:pPr>
      <w:r>
        <w:t>Screenshots of the updated LinkedIn profile sections</w:t>
      </w:r>
      <w:ins w:id="0" w:author="Microsoft Word" w:date="2024-06-03T14:59:00Z" w16du:dateUtc="2024-06-03T04:59:00Z">
        <w:r w:rsidR="002121DC">
          <w:t>:</w:t>
        </w:r>
      </w:ins>
    </w:p>
    <w:p w14:paraId="6CE8A413" w14:textId="6905BE48" w:rsidR="000E1738" w:rsidRDefault="000E1738" w:rsidP="00A453F1">
      <w:r>
        <w:t>(Add the screenshots)</w:t>
      </w:r>
      <w:r w:rsidR="001A4583" w:rsidRPr="001A4583">
        <w:rPr>
          <w:noProof/>
        </w:rPr>
        <w:t xml:space="preserve"> </w:t>
      </w:r>
      <w:r w:rsidR="001A4583">
        <w:rPr>
          <w:noProof/>
        </w:rPr>
        <w:drawing>
          <wp:inline distT="0" distB="0" distL="0" distR="0" wp14:anchorId="7230D7AF" wp14:editId="05BD78B3">
            <wp:extent cx="5731510" cy="2824802"/>
            <wp:effectExtent l="0" t="0" r="2540" b="0"/>
            <wp:docPr id="260526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D08A4" w14:textId="77777777" w:rsidR="00E6024F" w:rsidRDefault="00E6024F" w:rsidP="00A453F1"/>
    <w:p w14:paraId="40F02427" w14:textId="33481AA6" w:rsidR="00E6024F" w:rsidRDefault="00CE2AE6" w:rsidP="00A453F1">
      <w:r>
        <w:rPr>
          <w:noProof/>
        </w:rPr>
        <w:drawing>
          <wp:inline distT="0" distB="0" distL="0" distR="0" wp14:anchorId="2A61250B" wp14:editId="57109C46">
            <wp:extent cx="5732145" cy="2320290"/>
            <wp:effectExtent l="0" t="0" r="1905" b="3810"/>
            <wp:docPr id="13118763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81C1C" w14:textId="77777777" w:rsidR="001A4583" w:rsidRDefault="001A4583" w:rsidP="00A453F1"/>
    <w:p w14:paraId="0B21905A" w14:textId="530149B6" w:rsidR="001A4583" w:rsidRDefault="00616F52" w:rsidP="00A453F1">
      <w:r>
        <w:rPr>
          <w:noProof/>
        </w:rPr>
        <w:lastRenderedPageBreak/>
        <w:drawing>
          <wp:inline distT="0" distB="0" distL="0" distR="0" wp14:anchorId="388619BC" wp14:editId="6F6D667A">
            <wp:extent cx="5732145" cy="5499735"/>
            <wp:effectExtent l="0" t="0" r="1905" b="5715"/>
            <wp:docPr id="10217352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49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9831E" w14:textId="77777777" w:rsidR="001A4583" w:rsidRDefault="001A4583" w:rsidP="00A453F1"/>
    <w:p w14:paraId="05C278E3" w14:textId="77777777" w:rsidR="001A4583" w:rsidRDefault="001A4583" w:rsidP="00A453F1"/>
    <w:p w14:paraId="0C33CFDD" w14:textId="77777777" w:rsidR="001A4583" w:rsidRDefault="001A4583" w:rsidP="00A453F1"/>
    <w:p w14:paraId="0BCE901A" w14:textId="77777777" w:rsidR="001A4583" w:rsidRDefault="001A4583" w:rsidP="00A453F1"/>
    <w:p w14:paraId="1FB60FD6" w14:textId="4B8438DC" w:rsidR="001A4583" w:rsidRDefault="001A4583" w:rsidP="00A453F1"/>
    <w:p w14:paraId="20480642" w14:textId="7A237E62" w:rsidR="001A4583" w:rsidRDefault="000D73F8" w:rsidP="00A453F1">
      <w:r w:rsidRPr="000D73F8">
        <w:lastRenderedPageBreak/>
        <w:drawing>
          <wp:inline distT="0" distB="0" distL="0" distR="0" wp14:anchorId="3EB46133" wp14:editId="0B1A6D73">
            <wp:extent cx="5731510" cy="4715510"/>
            <wp:effectExtent l="0" t="0" r="2540" b="8890"/>
            <wp:docPr id="487239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3918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E0DC" w14:textId="77777777" w:rsidR="001A4583" w:rsidRDefault="001A4583" w:rsidP="00A453F1"/>
    <w:p w14:paraId="72A2CF3B" w14:textId="77777777" w:rsidR="001A4583" w:rsidRDefault="001A4583" w:rsidP="00A453F1"/>
    <w:p w14:paraId="564C9976" w14:textId="77777777" w:rsidR="001A4583" w:rsidRDefault="001A4583" w:rsidP="00A453F1"/>
    <w:p w14:paraId="73323E4D" w14:textId="77777777" w:rsidR="001A4583" w:rsidRDefault="001A4583" w:rsidP="00A453F1"/>
    <w:p w14:paraId="64E8D220" w14:textId="4245BCB5" w:rsidR="001A4583" w:rsidRDefault="00DE3F9C" w:rsidP="00A453F1">
      <w:r>
        <w:rPr>
          <w:noProof/>
        </w:rPr>
        <w:lastRenderedPageBreak/>
        <w:drawing>
          <wp:inline distT="0" distB="0" distL="0" distR="0" wp14:anchorId="0FA895FF" wp14:editId="387A2E0F">
            <wp:extent cx="5732145" cy="6087110"/>
            <wp:effectExtent l="0" t="0" r="1905" b="8890"/>
            <wp:docPr id="16312090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08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0F444" w14:textId="77777777" w:rsidR="001A4583" w:rsidRDefault="001A4583" w:rsidP="00A453F1"/>
    <w:p w14:paraId="2A300BEE" w14:textId="274A921B" w:rsidR="001A4583" w:rsidRDefault="00726F93" w:rsidP="00A453F1">
      <w:r>
        <w:rPr>
          <w:noProof/>
        </w:rPr>
        <w:drawing>
          <wp:inline distT="0" distB="0" distL="0" distR="0" wp14:anchorId="4F3A54D0" wp14:editId="2211FE04">
            <wp:extent cx="5732145" cy="1569720"/>
            <wp:effectExtent l="0" t="0" r="1905" b="0"/>
            <wp:docPr id="6687744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712F2" w14:textId="279FF904" w:rsidR="00726F93" w:rsidRDefault="00781AB8" w:rsidP="00A453F1">
      <w:r>
        <w:rPr>
          <w:noProof/>
        </w:rPr>
        <w:lastRenderedPageBreak/>
        <w:drawing>
          <wp:inline distT="0" distB="0" distL="0" distR="0" wp14:anchorId="0D27852D" wp14:editId="5BE30370">
            <wp:extent cx="5732145" cy="5459095"/>
            <wp:effectExtent l="0" t="0" r="1905" b="8255"/>
            <wp:docPr id="4858053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45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5FF8">
        <w:rPr>
          <w:noProof/>
        </w:rPr>
        <w:lastRenderedPageBreak/>
        <w:drawing>
          <wp:inline distT="0" distB="0" distL="0" distR="0" wp14:anchorId="6372478F" wp14:editId="0D9C4413">
            <wp:extent cx="5732145" cy="5049520"/>
            <wp:effectExtent l="0" t="0" r="1905" b="0"/>
            <wp:docPr id="4294908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04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8D74E4" wp14:editId="66C332EE">
            <wp:extent cx="5732145" cy="4012442"/>
            <wp:effectExtent l="0" t="0" r="1905" b="7620"/>
            <wp:docPr id="11729255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249" cy="401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837FF" w14:textId="77777777" w:rsidR="001A4583" w:rsidRDefault="001A4583" w:rsidP="00A453F1"/>
    <w:p w14:paraId="6AAD8BBD" w14:textId="77777777" w:rsidR="00E9525D" w:rsidRDefault="00DF3E37" w:rsidP="00A453F1">
      <w:pPr>
        <w:rPr>
          <w:b/>
          <w:bCs/>
        </w:rPr>
      </w:pPr>
      <w:r w:rsidRPr="00E76E84">
        <w:rPr>
          <w:b/>
          <w:bCs/>
        </w:rPr>
        <w:t xml:space="preserve">    </w:t>
      </w:r>
    </w:p>
    <w:p w14:paraId="2E1EEC6C" w14:textId="77777777" w:rsidR="00E9525D" w:rsidRDefault="00E9525D" w:rsidP="00A453F1">
      <w:pPr>
        <w:rPr>
          <w:b/>
          <w:bCs/>
        </w:rPr>
      </w:pPr>
    </w:p>
    <w:p w14:paraId="5F140280" w14:textId="77777777" w:rsidR="00E9525D" w:rsidRDefault="00E9525D" w:rsidP="00A453F1">
      <w:pPr>
        <w:rPr>
          <w:b/>
          <w:bCs/>
        </w:rPr>
      </w:pPr>
    </w:p>
    <w:p w14:paraId="22F97FD0" w14:textId="77777777" w:rsidR="00E9525D" w:rsidRDefault="00E9525D" w:rsidP="00A453F1">
      <w:pPr>
        <w:rPr>
          <w:b/>
          <w:bCs/>
        </w:rPr>
      </w:pPr>
    </w:p>
    <w:p w14:paraId="67A600F5" w14:textId="77777777" w:rsidR="00E9525D" w:rsidRDefault="00E9525D" w:rsidP="00A453F1">
      <w:pPr>
        <w:rPr>
          <w:b/>
          <w:bCs/>
        </w:rPr>
      </w:pPr>
    </w:p>
    <w:p w14:paraId="7A557D25" w14:textId="77777777" w:rsidR="0001718E" w:rsidRDefault="0001718E" w:rsidP="00A453F1">
      <w:pPr>
        <w:rPr>
          <w:b/>
          <w:bCs/>
        </w:rPr>
      </w:pPr>
    </w:p>
    <w:p w14:paraId="1C097101" w14:textId="77777777" w:rsidR="0001718E" w:rsidRDefault="0001718E" w:rsidP="00A453F1">
      <w:pPr>
        <w:rPr>
          <w:b/>
          <w:bCs/>
        </w:rPr>
      </w:pPr>
    </w:p>
    <w:p w14:paraId="21A83A7F" w14:textId="77777777" w:rsidR="0001718E" w:rsidRDefault="0001718E" w:rsidP="00A453F1">
      <w:pPr>
        <w:rPr>
          <w:b/>
          <w:bCs/>
        </w:rPr>
      </w:pPr>
    </w:p>
    <w:p w14:paraId="12BC218B" w14:textId="77777777" w:rsidR="0001718E" w:rsidRDefault="0001718E" w:rsidP="00A453F1">
      <w:pPr>
        <w:rPr>
          <w:b/>
          <w:bCs/>
        </w:rPr>
      </w:pPr>
    </w:p>
    <w:p w14:paraId="2CB61104" w14:textId="77777777" w:rsidR="0001718E" w:rsidRDefault="0001718E" w:rsidP="00A453F1">
      <w:pPr>
        <w:rPr>
          <w:b/>
          <w:bCs/>
        </w:rPr>
      </w:pPr>
    </w:p>
    <w:p w14:paraId="1DB646A9" w14:textId="77777777" w:rsidR="0001718E" w:rsidRDefault="0001718E" w:rsidP="00A453F1">
      <w:pPr>
        <w:rPr>
          <w:b/>
          <w:bCs/>
        </w:rPr>
      </w:pPr>
    </w:p>
    <w:p w14:paraId="3E53EDAC" w14:textId="77777777" w:rsidR="0001718E" w:rsidRDefault="0001718E" w:rsidP="00A453F1">
      <w:pPr>
        <w:rPr>
          <w:b/>
          <w:bCs/>
        </w:rPr>
      </w:pPr>
    </w:p>
    <w:p w14:paraId="6DE4A9A1" w14:textId="77777777" w:rsidR="0001718E" w:rsidRDefault="0001718E" w:rsidP="00A453F1">
      <w:pPr>
        <w:rPr>
          <w:b/>
          <w:bCs/>
        </w:rPr>
      </w:pPr>
    </w:p>
    <w:p w14:paraId="2ADFA6FB" w14:textId="77777777" w:rsidR="0001718E" w:rsidRDefault="0001718E" w:rsidP="00A453F1">
      <w:pPr>
        <w:rPr>
          <w:b/>
          <w:bCs/>
        </w:rPr>
      </w:pPr>
    </w:p>
    <w:p w14:paraId="180F6D11" w14:textId="77777777" w:rsidR="0001718E" w:rsidRDefault="0001718E" w:rsidP="00A453F1">
      <w:pPr>
        <w:rPr>
          <w:b/>
          <w:bCs/>
        </w:rPr>
      </w:pPr>
    </w:p>
    <w:p w14:paraId="32179DCA" w14:textId="70B1BAAE" w:rsidR="00481F67" w:rsidRDefault="00481F67" w:rsidP="00A453F1">
      <w:pPr>
        <w:rPr>
          <w:b/>
          <w:bCs/>
        </w:rPr>
      </w:pPr>
      <w:r>
        <w:rPr>
          <w:b/>
          <w:bCs/>
        </w:rPr>
        <w:t>Projects</w:t>
      </w:r>
    </w:p>
    <w:p w14:paraId="4E010BF1" w14:textId="30E452A6" w:rsidR="0001718E" w:rsidRDefault="00481F67" w:rsidP="00A453F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22375A3" wp14:editId="383DAB60">
            <wp:extent cx="5732145" cy="4681220"/>
            <wp:effectExtent l="0" t="0" r="1905" b="5080"/>
            <wp:docPr id="77665305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92604" w14:textId="77777777" w:rsidR="00E9525D" w:rsidRDefault="00E9525D" w:rsidP="00A453F1">
      <w:pPr>
        <w:rPr>
          <w:b/>
          <w:bCs/>
        </w:rPr>
      </w:pPr>
    </w:p>
    <w:p w14:paraId="1C1318C8" w14:textId="77777777" w:rsidR="00E9525D" w:rsidRDefault="00E9525D" w:rsidP="00A453F1">
      <w:pPr>
        <w:rPr>
          <w:b/>
          <w:bCs/>
        </w:rPr>
      </w:pPr>
    </w:p>
    <w:p w14:paraId="5B547813" w14:textId="77777777" w:rsidR="00E9525D" w:rsidRDefault="00E9525D" w:rsidP="00A453F1">
      <w:pPr>
        <w:rPr>
          <w:b/>
          <w:bCs/>
        </w:rPr>
      </w:pPr>
    </w:p>
    <w:p w14:paraId="5E782997" w14:textId="77777777" w:rsidR="00E9525D" w:rsidRDefault="00E9525D" w:rsidP="00A453F1">
      <w:pPr>
        <w:rPr>
          <w:b/>
          <w:bCs/>
        </w:rPr>
      </w:pPr>
    </w:p>
    <w:p w14:paraId="6FECB77D" w14:textId="77777777" w:rsidR="001F6188" w:rsidRDefault="001F6188" w:rsidP="00A453F1">
      <w:pPr>
        <w:rPr>
          <w:b/>
          <w:bCs/>
        </w:rPr>
      </w:pPr>
    </w:p>
    <w:p w14:paraId="5713A5FD" w14:textId="77777777" w:rsidR="001F6188" w:rsidRDefault="001F6188" w:rsidP="00A453F1">
      <w:pPr>
        <w:rPr>
          <w:b/>
          <w:bCs/>
        </w:rPr>
      </w:pPr>
    </w:p>
    <w:p w14:paraId="7F5420B8" w14:textId="77777777" w:rsidR="001F6188" w:rsidRDefault="001F6188" w:rsidP="00A453F1">
      <w:pPr>
        <w:rPr>
          <w:b/>
          <w:bCs/>
        </w:rPr>
      </w:pPr>
    </w:p>
    <w:p w14:paraId="758CEB09" w14:textId="77777777" w:rsidR="001F6188" w:rsidRDefault="001F6188" w:rsidP="00A453F1">
      <w:pPr>
        <w:rPr>
          <w:b/>
          <w:bCs/>
        </w:rPr>
      </w:pPr>
    </w:p>
    <w:p w14:paraId="373693BE" w14:textId="77777777" w:rsidR="001F6188" w:rsidRDefault="001F6188" w:rsidP="00A453F1">
      <w:pPr>
        <w:rPr>
          <w:b/>
          <w:bCs/>
        </w:rPr>
      </w:pPr>
    </w:p>
    <w:p w14:paraId="6A1F6316" w14:textId="77777777" w:rsidR="001F6188" w:rsidRDefault="001F6188" w:rsidP="00A453F1">
      <w:pPr>
        <w:rPr>
          <w:b/>
          <w:bCs/>
        </w:rPr>
      </w:pPr>
    </w:p>
    <w:p w14:paraId="371D85AC" w14:textId="77777777" w:rsidR="001F6188" w:rsidRDefault="001F6188" w:rsidP="00A453F1">
      <w:pPr>
        <w:rPr>
          <w:b/>
          <w:bCs/>
        </w:rPr>
      </w:pPr>
    </w:p>
    <w:p w14:paraId="005F6D68" w14:textId="77777777" w:rsidR="001F6188" w:rsidRDefault="001F6188" w:rsidP="00A453F1">
      <w:pPr>
        <w:rPr>
          <w:b/>
          <w:bCs/>
        </w:rPr>
      </w:pPr>
    </w:p>
    <w:p w14:paraId="1A01DFDD" w14:textId="77777777" w:rsidR="001F6188" w:rsidRDefault="001F6188" w:rsidP="00A453F1">
      <w:pPr>
        <w:rPr>
          <w:b/>
          <w:bCs/>
        </w:rPr>
      </w:pPr>
    </w:p>
    <w:p w14:paraId="784E9339" w14:textId="77777777" w:rsidR="001F6188" w:rsidRDefault="001F6188" w:rsidP="00A453F1">
      <w:pPr>
        <w:rPr>
          <w:b/>
          <w:bCs/>
        </w:rPr>
      </w:pPr>
    </w:p>
    <w:p w14:paraId="45D1D631" w14:textId="77777777" w:rsidR="001F6188" w:rsidRDefault="001F6188" w:rsidP="00A453F1">
      <w:pPr>
        <w:rPr>
          <w:b/>
          <w:bCs/>
        </w:rPr>
      </w:pPr>
    </w:p>
    <w:p w14:paraId="590726A9" w14:textId="670519B8" w:rsidR="001F6188" w:rsidRDefault="004D29A5" w:rsidP="00A453F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10C4787" wp14:editId="50B9126F">
            <wp:extent cx="5732145" cy="5172710"/>
            <wp:effectExtent l="0" t="0" r="1905" b="8890"/>
            <wp:docPr id="18800672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17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FA62E" w14:textId="77777777" w:rsidR="00E9525D" w:rsidRDefault="00E9525D" w:rsidP="00A453F1">
      <w:pPr>
        <w:rPr>
          <w:b/>
          <w:bCs/>
        </w:rPr>
      </w:pPr>
    </w:p>
    <w:p w14:paraId="5BA1F4A8" w14:textId="77777777" w:rsidR="00E9525D" w:rsidRDefault="00E9525D" w:rsidP="00A453F1">
      <w:pPr>
        <w:rPr>
          <w:b/>
          <w:bCs/>
        </w:rPr>
      </w:pPr>
    </w:p>
    <w:p w14:paraId="2E3A2726" w14:textId="77777777" w:rsidR="00E9525D" w:rsidRDefault="00E9525D" w:rsidP="00A453F1">
      <w:pPr>
        <w:rPr>
          <w:b/>
          <w:bCs/>
        </w:rPr>
      </w:pPr>
    </w:p>
    <w:p w14:paraId="47735B50" w14:textId="5DF6DDBB" w:rsidR="004D29A5" w:rsidRDefault="00AC7F79" w:rsidP="00A453F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361DC38" wp14:editId="0F4B7C93">
            <wp:extent cx="5732145" cy="4858385"/>
            <wp:effectExtent l="0" t="0" r="1905" b="0"/>
            <wp:docPr id="191363876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85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4D04B" w14:textId="77777777" w:rsidR="004D29A5" w:rsidRDefault="004D29A5" w:rsidP="00A453F1">
      <w:pPr>
        <w:rPr>
          <w:b/>
          <w:bCs/>
        </w:rPr>
      </w:pPr>
    </w:p>
    <w:p w14:paraId="784CAAA8" w14:textId="77777777" w:rsidR="004D29A5" w:rsidRDefault="004D29A5" w:rsidP="00A453F1">
      <w:pPr>
        <w:rPr>
          <w:b/>
          <w:bCs/>
        </w:rPr>
      </w:pPr>
    </w:p>
    <w:p w14:paraId="06B75E26" w14:textId="77777777" w:rsidR="004D29A5" w:rsidRDefault="004D29A5" w:rsidP="00A453F1">
      <w:pPr>
        <w:rPr>
          <w:b/>
          <w:bCs/>
        </w:rPr>
      </w:pPr>
    </w:p>
    <w:p w14:paraId="771CD88E" w14:textId="77777777" w:rsidR="004D29A5" w:rsidRDefault="004D29A5" w:rsidP="00A453F1">
      <w:pPr>
        <w:rPr>
          <w:b/>
          <w:bCs/>
        </w:rPr>
      </w:pPr>
    </w:p>
    <w:p w14:paraId="038639E5" w14:textId="7F7B1A50" w:rsidR="004D29A5" w:rsidRDefault="004B6546" w:rsidP="00A453F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1961E1F" wp14:editId="0CA05F77">
            <wp:extent cx="5732145" cy="5732145"/>
            <wp:effectExtent l="0" t="0" r="1905" b="1905"/>
            <wp:docPr id="112885144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73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4DCA6" w14:textId="167269FA" w:rsidR="004D29A5" w:rsidRDefault="000D1D46" w:rsidP="00A453F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2C595BB" wp14:editId="7EEE48F9">
            <wp:extent cx="5732145" cy="4872355"/>
            <wp:effectExtent l="0" t="0" r="1905" b="4445"/>
            <wp:docPr id="79940275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87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BCEDD" w14:textId="5DF4FB28" w:rsidR="00E9525D" w:rsidRDefault="0062417B" w:rsidP="00A453F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9F36E39" wp14:editId="769219CE">
            <wp:extent cx="5732145" cy="5049520"/>
            <wp:effectExtent l="0" t="0" r="1905" b="0"/>
            <wp:docPr id="66689900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04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27A6D" w14:textId="77777777" w:rsidR="00E9525D" w:rsidRDefault="00E9525D" w:rsidP="00A453F1">
      <w:pPr>
        <w:rPr>
          <w:b/>
          <w:bCs/>
        </w:rPr>
      </w:pPr>
    </w:p>
    <w:p w14:paraId="3101EA35" w14:textId="77777777" w:rsidR="009E060E" w:rsidRDefault="009E060E" w:rsidP="00A453F1">
      <w:pPr>
        <w:rPr>
          <w:b/>
          <w:bCs/>
        </w:rPr>
      </w:pPr>
    </w:p>
    <w:p w14:paraId="02C65A9A" w14:textId="77777777" w:rsidR="009E060E" w:rsidRDefault="009E060E" w:rsidP="00A453F1">
      <w:pPr>
        <w:rPr>
          <w:b/>
          <w:bCs/>
        </w:rPr>
      </w:pPr>
    </w:p>
    <w:p w14:paraId="09034ADD" w14:textId="77777777" w:rsidR="009E060E" w:rsidRDefault="009E060E" w:rsidP="00A453F1">
      <w:pPr>
        <w:rPr>
          <w:b/>
          <w:bCs/>
        </w:rPr>
      </w:pPr>
    </w:p>
    <w:p w14:paraId="7EFDB228" w14:textId="77777777" w:rsidR="009E060E" w:rsidRDefault="009E060E" w:rsidP="00A453F1">
      <w:pPr>
        <w:rPr>
          <w:b/>
          <w:bCs/>
        </w:rPr>
      </w:pPr>
    </w:p>
    <w:p w14:paraId="0FA38566" w14:textId="77777777" w:rsidR="009E060E" w:rsidRDefault="009E060E" w:rsidP="00A453F1">
      <w:pPr>
        <w:rPr>
          <w:b/>
          <w:bCs/>
        </w:rPr>
      </w:pPr>
    </w:p>
    <w:p w14:paraId="57CF4600" w14:textId="77777777" w:rsidR="009E060E" w:rsidRDefault="009E060E" w:rsidP="00A453F1">
      <w:pPr>
        <w:rPr>
          <w:b/>
          <w:bCs/>
        </w:rPr>
      </w:pPr>
    </w:p>
    <w:p w14:paraId="0920B8CA" w14:textId="77777777" w:rsidR="009E060E" w:rsidRDefault="009E060E" w:rsidP="00A453F1">
      <w:pPr>
        <w:rPr>
          <w:b/>
          <w:bCs/>
        </w:rPr>
      </w:pPr>
    </w:p>
    <w:p w14:paraId="76F6E483" w14:textId="77777777" w:rsidR="009E060E" w:rsidRDefault="009E060E" w:rsidP="00A453F1">
      <w:pPr>
        <w:rPr>
          <w:b/>
          <w:bCs/>
        </w:rPr>
      </w:pPr>
    </w:p>
    <w:p w14:paraId="151940F3" w14:textId="77777777" w:rsidR="009E060E" w:rsidRDefault="009E060E" w:rsidP="00A453F1">
      <w:pPr>
        <w:rPr>
          <w:b/>
          <w:bCs/>
        </w:rPr>
      </w:pPr>
    </w:p>
    <w:p w14:paraId="3F3F5A4C" w14:textId="77777777" w:rsidR="009E060E" w:rsidRDefault="009E060E" w:rsidP="00A453F1">
      <w:pPr>
        <w:rPr>
          <w:b/>
          <w:bCs/>
        </w:rPr>
      </w:pPr>
    </w:p>
    <w:p w14:paraId="205D9E20" w14:textId="77777777" w:rsidR="009E060E" w:rsidRDefault="009E060E" w:rsidP="00A453F1">
      <w:pPr>
        <w:rPr>
          <w:b/>
          <w:bCs/>
        </w:rPr>
      </w:pPr>
    </w:p>
    <w:p w14:paraId="0F96D3A6" w14:textId="51BF9E11" w:rsidR="006A10AE" w:rsidRDefault="009753C0" w:rsidP="00A453F1">
      <w:pPr>
        <w:rPr>
          <w:b/>
          <w:bCs/>
        </w:rPr>
      </w:pPr>
      <w:r>
        <w:rPr>
          <w:b/>
          <w:bCs/>
        </w:rPr>
        <w:lastRenderedPageBreak/>
        <w:t>Skills:</w:t>
      </w:r>
    </w:p>
    <w:p w14:paraId="41868B43" w14:textId="364DD3C2" w:rsidR="009753C0" w:rsidRDefault="00EC6A14" w:rsidP="00A453F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FE81AF" wp14:editId="0562B1DB">
            <wp:extent cx="5732145" cy="3275330"/>
            <wp:effectExtent l="0" t="0" r="1905" b="1270"/>
            <wp:docPr id="63727191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5FC45" w14:textId="77777777" w:rsidR="006A10AE" w:rsidRDefault="006A10AE" w:rsidP="00A453F1">
      <w:pPr>
        <w:rPr>
          <w:b/>
          <w:bCs/>
        </w:rPr>
      </w:pPr>
    </w:p>
    <w:p w14:paraId="2CD9E25B" w14:textId="079BE164" w:rsidR="00CE5CC5" w:rsidRDefault="0097784D" w:rsidP="00A453F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8D079EF" wp14:editId="6DEF123F">
            <wp:extent cx="5732145" cy="2579370"/>
            <wp:effectExtent l="0" t="0" r="1905" b="0"/>
            <wp:docPr id="8016337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8DDFE" w14:textId="35FB911D" w:rsidR="00CE5CC5" w:rsidRDefault="004353C9" w:rsidP="00A453F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1E875BF" wp14:editId="107A116F">
            <wp:extent cx="5718175" cy="750570"/>
            <wp:effectExtent l="0" t="0" r="0" b="0"/>
            <wp:docPr id="24601736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1BFCF" w14:textId="7EC67997" w:rsidR="006A10AE" w:rsidRDefault="00201129" w:rsidP="00A453F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04259FC" wp14:editId="216D724B">
            <wp:extent cx="5732145" cy="1624330"/>
            <wp:effectExtent l="0" t="0" r="1905" b="0"/>
            <wp:docPr id="157344033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E1AA" w14:textId="77777777" w:rsidR="006A10AE" w:rsidRDefault="006A10AE" w:rsidP="00A453F1">
      <w:pPr>
        <w:rPr>
          <w:b/>
          <w:bCs/>
        </w:rPr>
      </w:pPr>
    </w:p>
    <w:p w14:paraId="090C9824" w14:textId="3EFA689A" w:rsidR="006A10AE" w:rsidRDefault="00BA25C4" w:rsidP="005E5DE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CD55416" wp14:editId="6E3C19C5">
            <wp:extent cx="5732145" cy="655320"/>
            <wp:effectExtent l="0" t="0" r="1905" b="0"/>
            <wp:docPr id="12604278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62F76" w14:textId="77777777" w:rsidR="006A10AE" w:rsidRDefault="006A10AE" w:rsidP="00A453F1">
      <w:pPr>
        <w:rPr>
          <w:b/>
          <w:bCs/>
        </w:rPr>
      </w:pPr>
    </w:p>
    <w:p w14:paraId="3BE1B4B7" w14:textId="048D6843" w:rsidR="006A10AE" w:rsidRDefault="005E5DEE" w:rsidP="00A453F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F94CC3" wp14:editId="5C675DFC">
            <wp:extent cx="5732145" cy="655320"/>
            <wp:effectExtent l="0" t="0" r="1905" b="0"/>
            <wp:docPr id="195883497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DAED8" w14:textId="3C347525" w:rsidR="006A10AE" w:rsidRDefault="009C7FA4" w:rsidP="00A453F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433DBC6" wp14:editId="15818265">
            <wp:extent cx="5718175" cy="723265"/>
            <wp:effectExtent l="0" t="0" r="0" b="635"/>
            <wp:docPr id="7562794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174A">
        <w:rPr>
          <w:b/>
          <w:bCs/>
          <w:noProof/>
        </w:rPr>
        <w:drawing>
          <wp:inline distT="0" distB="0" distL="0" distR="0" wp14:anchorId="3FDE85DB" wp14:editId="40FB225A">
            <wp:extent cx="5718175" cy="600710"/>
            <wp:effectExtent l="0" t="0" r="0" b="8890"/>
            <wp:docPr id="10926980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60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5D3F">
        <w:rPr>
          <w:b/>
          <w:bCs/>
          <w:noProof/>
        </w:rPr>
        <w:drawing>
          <wp:inline distT="0" distB="0" distL="0" distR="0" wp14:anchorId="5702342A" wp14:editId="0F61F659">
            <wp:extent cx="5732145" cy="1473835"/>
            <wp:effectExtent l="0" t="0" r="1905" b="0"/>
            <wp:docPr id="80498726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C061D" w14:textId="77777777" w:rsidR="006A10AE" w:rsidRDefault="006A10AE" w:rsidP="00A453F1">
      <w:pPr>
        <w:rPr>
          <w:b/>
          <w:bCs/>
        </w:rPr>
      </w:pPr>
    </w:p>
    <w:p w14:paraId="3FB6E767" w14:textId="77777777" w:rsidR="00160AEE" w:rsidRDefault="00160AEE" w:rsidP="00A453F1">
      <w:pPr>
        <w:rPr>
          <w:b/>
          <w:bCs/>
        </w:rPr>
      </w:pPr>
    </w:p>
    <w:p w14:paraId="0DA4AD4F" w14:textId="77777777" w:rsidR="00160AEE" w:rsidRDefault="00160AEE" w:rsidP="00A453F1">
      <w:pPr>
        <w:rPr>
          <w:b/>
          <w:bCs/>
        </w:rPr>
      </w:pPr>
    </w:p>
    <w:p w14:paraId="76503211" w14:textId="77777777" w:rsidR="00160AEE" w:rsidRDefault="00160AEE" w:rsidP="00A453F1">
      <w:pPr>
        <w:rPr>
          <w:b/>
          <w:bCs/>
        </w:rPr>
      </w:pPr>
    </w:p>
    <w:p w14:paraId="24091FF1" w14:textId="77777777" w:rsidR="00160AEE" w:rsidRDefault="00160AEE" w:rsidP="00A453F1">
      <w:pPr>
        <w:rPr>
          <w:b/>
          <w:bCs/>
        </w:rPr>
      </w:pPr>
    </w:p>
    <w:p w14:paraId="6823256E" w14:textId="4C82CE5F" w:rsidR="00160AEE" w:rsidRDefault="002D6B46" w:rsidP="00A453F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408B13F" wp14:editId="4121E609">
            <wp:extent cx="5718175" cy="5104130"/>
            <wp:effectExtent l="0" t="0" r="0" b="1270"/>
            <wp:docPr id="184604737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510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BB4A0" w14:textId="77777777" w:rsidR="00CA22B2" w:rsidRDefault="00CA22B2" w:rsidP="00A453F1">
      <w:pPr>
        <w:rPr>
          <w:b/>
          <w:bCs/>
        </w:rPr>
      </w:pPr>
    </w:p>
    <w:p w14:paraId="1623D9A9" w14:textId="77777777" w:rsidR="00CA22B2" w:rsidRDefault="00CA22B2" w:rsidP="00A453F1">
      <w:pPr>
        <w:rPr>
          <w:b/>
          <w:bCs/>
        </w:rPr>
      </w:pPr>
    </w:p>
    <w:p w14:paraId="5EB55ABE" w14:textId="77777777" w:rsidR="00CA22B2" w:rsidRDefault="00CA22B2" w:rsidP="00A453F1">
      <w:pPr>
        <w:rPr>
          <w:b/>
          <w:bCs/>
        </w:rPr>
      </w:pPr>
    </w:p>
    <w:p w14:paraId="00B9A965" w14:textId="77777777" w:rsidR="00CA22B2" w:rsidRDefault="00CA22B2" w:rsidP="00A453F1">
      <w:pPr>
        <w:rPr>
          <w:b/>
          <w:bCs/>
        </w:rPr>
      </w:pPr>
    </w:p>
    <w:p w14:paraId="4D9ED367" w14:textId="77777777" w:rsidR="00CA22B2" w:rsidRDefault="00CA22B2" w:rsidP="00A453F1">
      <w:pPr>
        <w:rPr>
          <w:b/>
          <w:bCs/>
        </w:rPr>
      </w:pPr>
    </w:p>
    <w:p w14:paraId="4677739E" w14:textId="77777777" w:rsidR="00CA22B2" w:rsidRDefault="00CA22B2" w:rsidP="00A453F1">
      <w:pPr>
        <w:rPr>
          <w:b/>
          <w:bCs/>
        </w:rPr>
      </w:pPr>
    </w:p>
    <w:p w14:paraId="31B9A6FE" w14:textId="77777777" w:rsidR="00CA22B2" w:rsidRDefault="00CA22B2" w:rsidP="00A453F1">
      <w:pPr>
        <w:rPr>
          <w:b/>
          <w:bCs/>
        </w:rPr>
      </w:pPr>
    </w:p>
    <w:p w14:paraId="7D02A035" w14:textId="77777777" w:rsidR="00CA22B2" w:rsidRDefault="00CA22B2" w:rsidP="00A453F1">
      <w:pPr>
        <w:rPr>
          <w:b/>
          <w:bCs/>
        </w:rPr>
      </w:pPr>
    </w:p>
    <w:p w14:paraId="042B4D34" w14:textId="77777777" w:rsidR="00CA22B2" w:rsidRDefault="00CA22B2" w:rsidP="00A453F1">
      <w:pPr>
        <w:rPr>
          <w:b/>
          <w:bCs/>
        </w:rPr>
      </w:pPr>
    </w:p>
    <w:p w14:paraId="2DBCFB73" w14:textId="77777777" w:rsidR="00CA22B2" w:rsidRDefault="00CA22B2" w:rsidP="00A453F1">
      <w:pPr>
        <w:rPr>
          <w:b/>
          <w:bCs/>
        </w:rPr>
      </w:pPr>
    </w:p>
    <w:p w14:paraId="1F19DBFF" w14:textId="77777777" w:rsidR="00CA22B2" w:rsidRDefault="00CA22B2" w:rsidP="00A453F1">
      <w:pPr>
        <w:rPr>
          <w:b/>
          <w:bCs/>
        </w:rPr>
      </w:pPr>
    </w:p>
    <w:p w14:paraId="749564B1" w14:textId="77777777" w:rsidR="00CA22B2" w:rsidRDefault="00CA22B2" w:rsidP="00A453F1">
      <w:pPr>
        <w:rPr>
          <w:b/>
          <w:bCs/>
        </w:rPr>
      </w:pPr>
    </w:p>
    <w:p w14:paraId="07829F99" w14:textId="77777777" w:rsidR="00CA22B2" w:rsidRDefault="00CA22B2" w:rsidP="00A453F1">
      <w:pPr>
        <w:rPr>
          <w:b/>
          <w:bCs/>
        </w:rPr>
      </w:pPr>
    </w:p>
    <w:p w14:paraId="36D8651F" w14:textId="77777777" w:rsidR="00CA22B2" w:rsidRDefault="00CA22B2" w:rsidP="00A453F1">
      <w:pPr>
        <w:rPr>
          <w:b/>
          <w:bCs/>
        </w:rPr>
      </w:pPr>
    </w:p>
    <w:p w14:paraId="36ACE7E5" w14:textId="1E2662DD" w:rsidR="00CA22B2" w:rsidRDefault="00CA22B2" w:rsidP="00A453F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CBE59DC" wp14:editId="4F918EF6">
            <wp:extent cx="5732145" cy="3644265"/>
            <wp:effectExtent l="0" t="0" r="1905" b="0"/>
            <wp:docPr id="8533412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6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73857" w14:textId="77777777" w:rsidR="00CA22B2" w:rsidRDefault="00DF3E37" w:rsidP="00A453F1">
      <w:pPr>
        <w:rPr>
          <w:b/>
          <w:bCs/>
        </w:rPr>
      </w:pPr>
      <w:r w:rsidRPr="00E76E84">
        <w:rPr>
          <w:b/>
          <w:bCs/>
        </w:rPr>
        <w:t xml:space="preserve">  </w:t>
      </w:r>
    </w:p>
    <w:p w14:paraId="432630D7" w14:textId="77777777" w:rsidR="00CA22B2" w:rsidRDefault="00CA22B2" w:rsidP="00A453F1">
      <w:pPr>
        <w:rPr>
          <w:b/>
          <w:bCs/>
        </w:rPr>
      </w:pPr>
    </w:p>
    <w:p w14:paraId="65CCAF39" w14:textId="77777777" w:rsidR="00CA22B2" w:rsidRDefault="00CA22B2" w:rsidP="00A453F1">
      <w:pPr>
        <w:rPr>
          <w:b/>
          <w:bCs/>
        </w:rPr>
      </w:pPr>
    </w:p>
    <w:p w14:paraId="3BC6FA99" w14:textId="77777777" w:rsidR="00CA22B2" w:rsidRDefault="00CA22B2" w:rsidP="00A453F1">
      <w:pPr>
        <w:rPr>
          <w:b/>
          <w:bCs/>
        </w:rPr>
      </w:pPr>
    </w:p>
    <w:p w14:paraId="23E2855B" w14:textId="77777777" w:rsidR="00CA22B2" w:rsidRDefault="00CA22B2" w:rsidP="00A453F1">
      <w:pPr>
        <w:rPr>
          <w:b/>
          <w:bCs/>
        </w:rPr>
      </w:pPr>
    </w:p>
    <w:p w14:paraId="01E0B4AB" w14:textId="77777777" w:rsidR="00CA22B2" w:rsidRDefault="00CA22B2" w:rsidP="00A453F1">
      <w:pPr>
        <w:rPr>
          <w:b/>
          <w:bCs/>
        </w:rPr>
      </w:pPr>
    </w:p>
    <w:p w14:paraId="5206C204" w14:textId="77777777" w:rsidR="00CA22B2" w:rsidRDefault="00CA22B2" w:rsidP="00A453F1">
      <w:pPr>
        <w:rPr>
          <w:b/>
          <w:bCs/>
        </w:rPr>
      </w:pPr>
    </w:p>
    <w:p w14:paraId="10C605B9" w14:textId="77777777" w:rsidR="00CA22B2" w:rsidRDefault="00CA22B2" w:rsidP="00A453F1">
      <w:pPr>
        <w:rPr>
          <w:b/>
          <w:bCs/>
        </w:rPr>
      </w:pPr>
    </w:p>
    <w:p w14:paraId="11F7C984" w14:textId="77777777" w:rsidR="00CA22B2" w:rsidRDefault="00CA22B2" w:rsidP="00A453F1">
      <w:pPr>
        <w:rPr>
          <w:b/>
          <w:bCs/>
        </w:rPr>
      </w:pPr>
    </w:p>
    <w:p w14:paraId="4A8828D9" w14:textId="77777777" w:rsidR="00CA22B2" w:rsidRDefault="00CA22B2" w:rsidP="00A453F1">
      <w:pPr>
        <w:rPr>
          <w:b/>
          <w:bCs/>
        </w:rPr>
      </w:pPr>
    </w:p>
    <w:p w14:paraId="19194541" w14:textId="77777777" w:rsidR="00CA22B2" w:rsidRDefault="00CA22B2" w:rsidP="00A453F1">
      <w:pPr>
        <w:rPr>
          <w:b/>
          <w:bCs/>
        </w:rPr>
      </w:pPr>
    </w:p>
    <w:p w14:paraId="20214E62" w14:textId="77777777" w:rsidR="00CA22B2" w:rsidRDefault="00CA22B2" w:rsidP="00A453F1">
      <w:pPr>
        <w:rPr>
          <w:b/>
          <w:bCs/>
        </w:rPr>
      </w:pPr>
    </w:p>
    <w:p w14:paraId="07658675" w14:textId="77777777" w:rsidR="00CA22B2" w:rsidRDefault="00CA22B2" w:rsidP="00A453F1">
      <w:pPr>
        <w:rPr>
          <w:b/>
          <w:bCs/>
        </w:rPr>
      </w:pPr>
    </w:p>
    <w:p w14:paraId="6454BCF1" w14:textId="38C8B8C7" w:rsidR="00A453F1" w:rsidRPr="00E76E84" w:rsidRDefault="00DF3E37" w:rsidP="00A453F1">
      <w:pPr>
        <w:rPr>
          <w:b/>
          <w:bCs/>
        </w:rPr>
      </w:pPr>
      <w:r w:rsidRPr="00E76E84">
        <w:rPr>
          <w:b/>
          <w:bCs/>
        </w:rPr>
        <w:lastRenderedPageBreak/>
        <w:t xml:space="preserve"> 2. </w:t>
      </w:r>
      <w:r w:rsidR="00A453F1" w:rsidRPr="00E76E84">
        <w:rPr>
          <w:b/>
          <w:bCs/>
        </w:rPr>
        <w:t>LinkedIn URL:</w:t>
      </w:r>
    </w:p>
    <w:p w14:paraId="5B0E178C" w14:textId="33B63DAC" w:rsidR="00A453F1" w:rsidRDefault="00277C22" w:rsidP="00A453F1">
      <w:hyperlink r:id="rId31" w:history="1">
        <w:r w:rsidR="00A453F1" w:rsidRPr="008A29C5">
          <w:rPr>
            <w:rStyle w:val="Hyperlink"/>
          </w:rPr>
          <w:t>https://www.linkedin.com/in/michael-le-data</w:t>
        </w:r>
      </w:hyperlink>
    </w:p>
    <w:p w14:paraId="57CFB621" w14:textId="77777777" w:rsidR="00A453F1" w:rsidRDefault="00A453F1" w:rsidP="00A453F1"/>
    <w:p w14:paraId="46AA4F05" w14:textId="2B200098" w:rsidR="00A453F1" w:rsidRPr="00E76E84" w:rsidRDefault="00EC750A" w:rsidP="00A453F1">
      <w:pPr>
        <w:rPr>
          <w:b/>
          <w:bCs/>
        </w:rPr>
      </w:pPr>
      <w:r>
        <w:rPr>
          <w:b/>
          <w:bCs/>
        </w:rPr>
        <w:t xml:space="preserve">3. </w:t>
      </w:r>
      <w:r w:rsidR="00A453F1" w:rsidRPr="00E76E84">
        <w:rPr>
          <w:b/>
          <w:bCs/>
        </w:rPr>
        <w:t>Engagement:</w:t>
      </w:r>
    </w:p>
    <w:p w14:paraId="0EA641A5" w14:textId="77777777" w:rsidR="00A453F1" w:rsidRDefault="00A453F1" w:rsidP="00A453F1">
      <w:r>
        <w:t>-Pitch Partners</w:t>
      </w:r>
    </w:p>
    <w:p w14:paraId="1B310DB7" w14:textId="77777777" w:rsidR="00A453F1" w:rsidRDefault="00A453F1" w:rsidP="00A453F1">
      <w:r>
        <w:t>-KMPG</w:t>
      </w:r>
    </w:p>
    <w:p w14:paraId="43E7F6DA" w14:textId="77777777" w:rsidR="00A453F1" w:rsidRDefault="00A453F1" w:rsidP="00A453F1">
      <w:r>
        <w:t>-EY</w:t>
      </w:r>
    </w:p>
    <w:p w14:paraId="34F5ED13" w14:textId="77777777" w:rsidR="00A453F1" w:rsidRDefault="00A453F1" w:rsidP="00A453F1">
      <w:r>
        <w:t>-PwC</w:t>
      </w:r>
    </w:p>
    <w:p w14:paraId="5994D09C" w14:textId="77777777" w:rsidR="00A453F1" w:rsidRDefault="00A453F1" w:rsidP="00A453F1">
      <w:r>
        <w:t xml:space="preserve">-Deloitte </w:t>
      </w:r>
    </w:p>
    <w:p w14:paraId="3D13E14A" w14:textId="77777777" w:rsidR="00A453F1" w:rsidRDefault="00A453F1" w:rsidP="00A453F1">
      <w:r>
        <w:t xml:space="preserve">-Microsoft </w:t>
      </w:r>
    </w:p>
    <w:p w14:paraId="3EB6ADF2" w14:textId="77777777" w:rsidR="00A453F1" w:rsidRDefault="00A453F1" w:rsidP="00A453F1">
      <w:r>
        <w:t>-NAB</w:t>
      </w:r>
    </w:p>
    <w:p w14:paraId="013C037F" w14:textId="77777777" w:rsidR="00A453F1" w:rsidRDefault="00A453F1" w:rsidP="00A453F1">
      <w:r>
        <w:t>-ANZ</w:t>
      </w:r>
    </w:p>
    <w:p w14:paraId="765EC5CC" w14:textId="77777777" w:rsidR="00A453F1" w:rsidRDefault="00A453F1" w:rsidP="00A453F1">
      <w:r>
        <w:t>-Commonwealth Bank</w:t>
      </w:r>
    </w:p>
    <w:p w14:paraId="2CD718D3" w14:textId="77777777" w:rsidR="00A453F1" w:rsidRDefault="00A453F1" w:rsidP="00A453F1">
      <w:r>
        <w:t>-Westpac</w:t>
      </w:r>
    </w:p>
    <w:p w14:paraId="52E02374" w14:textId="77777777" w:rsidR="00A453F1" w:rsidRDefault="00A453F1" w:rsidP="00A453F1">
      <w:r>
        <w:t>Additional ones:</w:t>
      </w:r>
    </w:p>
    <w:p w14:paraId="7BBCF9F2" w14:textId="77777777" w:rsidR="00A453F1" w:rsidRDefault="00A453F1" w:rsidP="00A453F1">
      <w:r>
        <w:t>-Telstra</w:t>
      </w:r>
    </w:p>
    <w:p w14:paraId="3C6C1ADB" w14:textId="7FB38C0E" w:rsidR="00A453F1" w:rsidRDefault="00A453F1" w:rsidP="00A453F1">
      <w:r>
        <w:t>-Optus</w:t>
      </w:r>
    </w:p>
    <w:p w14:paraId="66EE51D2" w14:textId="77777777" w:rsidR="00A453F1" w:rsidRDefault="00A453F1" w:rsidP="00A453F1"/>
    <w:p w14:paraId="2A02FF2D" w14:textId="77777777" w:rsidR="00A453F1" w:rsidRDefault="00A453F1" w:rsidP="00A453F1"/>
    <w:p w14:paraId="48D3467C" w14:textId="77777777" w:rsidR="00A453F1" w:rsidRDefault="00A453F1" w:rsidP="00A453F1"/>
    <w:p w14:paraId="4B529016" w14:textId="77777777" w:rsidR="00A453F1" w:rsidRDefault="00A453F1" w:rsidP="00A453F1"/>
    <w:p w14:paraId="5CE4112A" w14:textId="77777777" w:rsidR="00E76E84" w:rsidRDefault="00E76E84" w:rsidP="00A453F1"/>
    <w:p w14:paraId="0218C557" w14:textId="77777777" w:rsidR="004F3883" w:rsidRDefault="004F3883" w:rsidP="00A453F1"/>
    <w:p w14:paraId="2F21CFE4" w14:textId="77777777" w:rsidR="004F3883" w:rsidRDefault="004F3883" w:rsidP="00A453F1"/>
    <w:p w14:paraId="5CAD0247" w14:textId="77777777" w:rsidR="004F3883" w:rsidRDefault="004F3883" w:rsidP="00A453F1"/>
    <w:p w14:paraId="6BB171D7" w14:textId="77777777" w:rsidR="004F3883" w:rsidRDefault="004F3883" w:rsidP="00A453F1"/>
    <w:p w14:paraId="0C3ED459" w14:textId="77777777" w:rsidR="004F3883" w:rsidRDefault="004F3883" w:rsidP="00A453F1"/>
    <w:p w14:paraId="5E9F930E" w14:textId="77777777" w:rsidR="00A453F1" w:rsidRDefault="00A453F1" w:rsidP="00A453F1"/>
    <w:p w14:paraId="5FC5D9E0" w14:textId="5D668C5F" w:rsidR="00A453F1" w:rsidRPr="00E76E84" w:rsidRDefault="00EC750A" w:rsidP="00A453F1">
      <w:pPr>
        <w:rPr>
          <w:b/>
          <w:bCs/>
        </w:rPr>
      </w:pPr>
      <w:r>
        <w:rPr>
          <w:b/>
          <w:bCs/>
        </w:rPr>
        <w:lastRenderedPageBreak/>
        <w:t xml:space="preserve">4. </w:t>
      </w:r>
      <w:r w:rsidR="00A453F1" w:rsidRPr="00E76E84">
        <w:rPr>
          <w:b/>
          <w:bCs/>
        </w:rPr>
        <w:t xml:space="preserve">Networking: </w:t>
      </w:r>
    </w:p>
    <w:p w14:paraId="4444587E" w14:textId="77777777" w:rsidR="00A453F1" w:rsidRDefault="00A453F1" w:rsidP="00A453F1">
      <w:r>
        <w:t>-Mark Connelly</w:t>
      </w:r>
    </w:p>
    <w:p w14:paraId="0D03A5C1" w14:textId="77777777" w:rsidR="00A453F1" w:rsidRDefault="00A453F1" w:rsidP="00A453F1">
      <w:r>
        <w:t>-</w:t>
      </w:r>
      <w:proofErr w:type="spellStart"/>
      <w:r>
        <w:t>Sidakpreet</w:t>
      </w:r>
      <w:proofErr w:type="spellEnd"/>
      <w:r>
        <w:t xml:space="preserve"> Mann</w:t>
      </w:r>
    </w:p>
    <w:p w14:paraId="5FFA97A1" w14:textId="77777777" w:rsidR="00A453F1" w:rsidRDefault="00A453F1" w:rsidP="00A453F1">
      <w:r>
        <w:t>-Rachel Brooke</w:t>
      </w:r>
    </w:p>
    <w:p w14:paraId="2B97F65F" w14:textId="77777777" w:rsidR="00A453F1" w:rsidRDefault="00A453F1" w:rsidP="00A453F1">
      <w:r>
        <w:t>-Steven Wang</w:t>
      </w:r>
    </w:p>
    <w:p w14:paraId="7FD37027" w14:textId="77777777" w:rsidR="00A453F1" w:rsidRDefault="00A453F1" w:rsidP="00A453F1">
      <w:r>
        <w:t>-Alex Koller</w:t>
      </w:r>
    </w:p>
    <w:p w14:paraId="6D82799B" w14:textId="77777777" w:rsidR="00A453F1" w:rsidRDefault="00A453F1" w:rsidP="00A453F1">
      <w:r>
        <w:t>-Jason Duong</w:t>
      </w:r>
    </w:p>
    <w:p w14:paraId="41802FD0" w14:textId="77777777" w:rsidR="00A453F1" w:rsidRDefault="00A453F1" w:rsidP="00A453F1">
      <w:r>
        <w:t xml:space="preserve">-Alex Freberg </w:t>
      </w:r>
    </w:p>
    <w:p w14:paraId="6DB705D1" w14:textId="77777777" w:rsidR="00A453F1" w:rsidRDefault="00A453F1" w:rsidP="00A453F1">
      <w:r>
        <w:t>-Tina Huang</w:t>
      </w:r>
    </w:p>
    <w:p w14:paraId="2167192A" w14:textId="3D71618A" w:rsidR="00A453F1" w:rsidRDefault="00A453F1" w:rsidP="004562EF">
      <w:pPr>
        <w:tabs>
          <w:tab w:val="left" w:pos="3869"/>
        </w:tabs>
      </w:pPr>
      <w:r>
        <w:t>-Thais Cooke</w:t>
      </w:r>
      <w:r w:rsidR="004562EF">
        <w:tab/>
      </w:r>
    </w:p>
    <w:p w14:paraId="0B3D2C04" w14:textId="77777777" w:rsidR="00A453F1" w:rsidRDefault="00A453F1" w:rsidP="00A453F1">
      <w:r>
        <w:t xml:space="preserve">-Mackenzie Thompson </w:t>
      </w:r>
    </w:p>
    <w:p w14:paraId="44CE3B11" w14:textId="77777777" w:rsidR="00A453F1" w:rsidRDefault="00A453F1" w:rsidP="00A453F1">
      <w:r>
        <w:t>-Alexander Taylor-Jackson</w:t>
      </w:r>
    </w:p>
    <w:p w14:paraId="36BCDC0F" w14:textId="77777777" w:rsidR="00A453F1" w:rsidRDefault="00A453F1" w:rsidP="00A453F1">
      <w:r>
        <w:t>-Ken Jee</w:t>
      </w:r>
    </w:p>
    <w:p w14:paraId="0652FFF9" w14:textId="77777777" w:rsidR="00A453F1" w:rsidRDefault="00A453F1" w:rsidP="00A453F1">
      <w:r>
        <w:t>-Greg Hogg</w:t>
      </w:r>
    </w:p>
    <w:p w14:paraId="3932A2BD" w14:textId="77777777" w:rsidR="00A453F1" w:rsidRDefault="00A453F1" w:rsidP="00A453F1">
      <w:r>
        <w:t>-Abhin Rustagi</w:t>
      </w:r>
    </w:p>
    <w:p w14:paraId="6699F7BC" w14:textId="77777777" w:rsidR="00A453F1" w:rsidRDefault="00A453F1" w:rsidP="00A453F1">
      <w:r>
        <w:t>-Louka Ewington-</w:t>
      </w:r>
      <w:proofErr w:type="spellStart"/>
      <w:r>
        <w:t>Pitsos</w:t>
      </w:r>
      <w:proofErr w:type="spellEnd"/>
    </w:p>
    <w:p w14:paraId="3BC1E7A6" w14:textId="77777777" w:rsidR="00A453F1" w:rsidRDefault="00A453F1" w:rsidP="00A453F1">
      <w:r>
        <w:t>-Richard Silberman</w:t>
      </w:r>
    </w:p>
    <w:p w14:paraId="18E0AAEA" w14:textId="77777777" w:rsidR="00A453F1" w:rsidRDefault="00A453F1" w:rsidP="00A453F1">
      <w:r>
        <w:t>-Prerit Rajput</w:t>
      </w:r>
    </w:p>
    <w:p w14:paraId="7E09A427" w14:textId="77777777" w:rsidR="00A453F1" w:rsidRDefault="00A453F1" w:rsidP="00A453F1">
      <w:r>
        <w:t>-Michelle (Mei-Ling) Sandford</w:t>
      </w:r>
    </w:p>
    <w:p w14:paraId="52EB6181" w14:textId="77777777" w:rsidR="00A453F1" w:rsidRDefault="00A453F1" w:rsidP="00A453F1">
      <w:r>
        <w:t>-Robyn Burrows (Pitch Partners)</w:t>
      </w:r>
    </w:p>
    <w:p w14:paraId="3992DB96" w14:textId="6E061646" w:rsidR="00267417" w:rsidRDefault="00A453F1" w:rsidP="00A453F1">
      <w:r>
        <w:t>-Bonnie Cauchi (Randstad)</w:t>
      </w:r>
    </w:p>
    <w:p w14:paraId="64349ABB" w14:textId="2C1B3B4B" w:rsidR="007F6C69" w:rsidRDefault="007F6C69" w:rsidP="00A453F1">
      <w:r>
        <w:t>-Mustafa Kadir (ACS)</w:t>
      </w:r>
    </w:p>
    <w:sectPr w:rsidR="007F6C69" w:rsidSect="003B0231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10E7D11"/>
    <w:multiLevelType w:val="hybridMultilevel"/>
    <w:tmpl w:val="0608A68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32325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3F1"/>
    <w:rsid w:val="0001718E"/>
    <w:rsid w:val="000B426E"/>
    <w:rsid w:val="000D1D46"/>
    <w:rsid w:val="000D73F8"/>
    <w:rsid w:val="000E1738"/>
    <w:rsid w:val="00160AEE"/>
    <w:rsid w:val="001878DD"/>
    <w:rsid w:val="001A4583"/>
    <w:rsid w:val="001F6188"/>
    <w:rsid w:val="00201129"/>
    <w:rsid w:val="002121DC"/>
    <w:rsid w:val="00265D3F"/>
    <w:rsid w:val="00267417"/>
    <w:rsid w:val="00277C22"/>
    <w:rsid w:val="002A3E59"/>
    <w:rsid w:val="002D6B46"/>
    <w:rsid w:val="003A01A3"/>
    <w:rsid w:val="003B0231"/>
    <w:rsid w:val="004353C9"/>
    <w:rsid w:val="004562EF"/>
    <w:rsid w:val="00481F67"/>
    <w:rsid w:val="004B6546"/>
    <w:rsid w:val="004D29A5"/>
    <w:rsid w:val="004F3883"/>
    <w:rsid w:val="005E5DEE"/>
    <w:rsid w:val="00616F52"/>
    <w:rsid w:val="0062417B"/>
    <w:rsid w:val="006A10AE"/>
    <w:rsid w:val="00726F93"/>
    <w:rsid w:val="00757102"/>
    <w:rsid w:val="0076133F"/>
    <w:rsid w:val="00781AB8"/>
    <w:rsid w:val="007F6C69"/>
    <w:rsid w:val="0089174A"/>
    <w:rsid w:val="009753C0"/>
    <w:rsid w:val="0097784D"/>
    <w:rsid w:val="00985079"/>
    <w:rsid w:val="009A55C4"/>
    <w:rsid w:val="009C7FA4"/>
    <w:rsid w:val="009E060E"/>
    <w:rsid w:val="00A453F1"/>
    <w:rsid w:val="00AC7F79"/>
    <w:rsid w:val="00AD5F4B"/>
    <w:rsid w:val="00B32CFF"/>
    <w:rsid w:val="00BA25C4"/>
    <w:rsid w:val="00BE2CE4"/>
    <w:rsid w:val="00CA22B2"/>
    <w:rsid w:val="00CE2AE6"/>
    <w:rsid w:val="00CE3DCA"/>
    <w:rsid w:val="00CE5CC5"/>
    <w:rsid w:val="00D21481"/>
    <w:rsid w:val="00DE3F9C"/>
    <w:rsid w:val="00DF3E37"/>
    <w:rsid w:val="00E6024F"/>
    <w:rsid w:val="00E61A4B"/>
    <w:rsid w:val="00E76E84"/>
    <w:rsid w:val="00E85FF8"/>
    <w:rsid w:val="00E9525D"/>
    <w:rsid w:val="00EB569D"/>
    <w:rsid w:val="00EC6A14"/>
    <w:rsid w:val="00EC750A"/>
    <w:rsid w:val="00F324FF"/>
    <w:rsid w:val="00F3365A"/>
    <w:rsid w:val="00FA21ED"/>
    <w:rsid w:val="00FA3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F9F73"/>
  <w15:chartTrackingRefBased/>
  <w15:docId w15:val="{1C16C9D1-EBF4-4D9F-8EA0-E59D53FB5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53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53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53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53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53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53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53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53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53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53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53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53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53F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53F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53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53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53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53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53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53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53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53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53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53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53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53F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53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53F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53F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453F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53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www.linkedin.com/in/michael-le-dat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135</Words>
  <Characters>773</Characters>
  <Application>Microsoft Office Word</Application>
  <DocSecurity>0</DocSecurity>
  <Lines>6</Lines>
  <Paragraphs>1</Paragraphs>
  <ScaleCrop>false</ScaleCrop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Le</dc:creator>
  <cp:keywords/>
  <dc:description/>
  <cp:lastModifiedBy>Michael Le</cp:lastModifiedBy>
  <cp:revision>2</cp:revision>
  <dcterms:created xsi:type="dcterms:W3CDTF">2024-06-04T15:57:00Z</dcterms:created>
  <dcterms:modified xsi:type="dcterms:W3CDTF">2024-06-04T15:57:00Z</dcterms:modified>
</cp:coreProperties>
</file>